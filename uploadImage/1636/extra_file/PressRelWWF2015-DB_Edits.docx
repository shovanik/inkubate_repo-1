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B8CA7" w14:textId="77777777" w:rsidR="006E09DB" w:rsidRDefault="006E09DB" w:rsidP="006E09DB">
      <w:pPr>
        <w:spacing w:after="0" w:line="240" w:lineRule="auto"/>
        <w:jc w:val="center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>
        <w:rPr>
          <w:rFonts w:asciiTheme="majorHAnsi" w:eastAsia="Times New Roman" w:hAnsiTheme="majorHAnsi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F83392D" wp14:editId="150BAF33">
            <wp:extent cx="1898720" cy="914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_Taglin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56" cy="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08DC" w14:textId="77777777" w:rsidR="006E09DB" w:rsidRDefault="006E09DB" w:rsidP="006E09DB">
      <w:pPr>
        <w:spacing w:after="0" w:line="240" w:lineRule="auto"/>
        <w:jc w:val="center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</w:p>
    <w:p w14:paraId="6CCC598D" w14:textId="24BC281B" w:rsidR="00311F30" w:rsidRPr="006E09DB" w:rsidRDefault="006B1975" w:rsidP="006E09DB">
      <w:pPr>
        <w:spacing w:after="0" w:line="240" w:lineRule="auto"/>
        <w:jc w:val="center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INKUBATE</w:t>
      </w:r>
      <w:r w:rsidR="006E09D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’s</w:t>
      </w:r>
      <w:r w:rsidR="0051659E" w:rsidRPr="006E09D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 xml:space="preserve"> Sponsorship of the Woodstock Writers Festival Makes Every Writer &amp; Agent, Editor and Publisher (AEP) a Winner!</w:t>
      </w:r>
    </w:p>
    <w:p w14:paraId="76946736" w14:textId="77777777" w:rsidR="00311F30" w:rsidRPr="0051659E" w:rsidRDefault="00311F30" w:rsidP="006E09DB">
      <w:pPr>
        <w:spacing w:after="0" w:line="240" w:lineRule="auto"/>
        <w:jc w:val="center"/>
        <w:rPr>
          <w:rFonts w:asciiTheme="majorHAnsi" w:eastAsia="Times New Roman" w:hAnsiTheme="majorHAnsi" w:cs="Times New Roman"/>
          <w:sz w:val="24"/>
          <w:szCs w:val="24"/>
        </w:rPr>
      </w:pPr>
    </w:p>
    <w:p w14:paraId="5C274CCA" w14:textId="77777777" w:rsidR="0051659E" w:rsidRPr="006B1975" w:rsidRDefault="00311F30" w:rsidP="006B1975">
      <w:pPr>
        <w:spacing w:after="0" w:line="240" w:lineRule="auto"/>
        <w:rPr>
          <w:sz w:val="24"/>
          <w:szCs w:val="24"/>
        </w:rPr>
      </w:pPr>
      <w:r w:rsidRPr="0051659E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(Portsmouth, N.H.)  </w:t>
      </w:r>
      <w:r w:rsidR="0051659E" w:rsidRPr="0051659E">
        <w:rPr>
          <w:rFonts w:asciiTheme="majorHAnsi" w:hAnsiTheme="majorHAnsi"/>
          <w:sz w:val="24"/>
          <w:szCs w:val="24"/>
        </w:rPr>
        <w:t>March 16, 2015.</w:t>
      </w:r>
      <w:r w:rsidR="00C024A9" w:rsidRPr="0051659E">
        <w:rPr>
          <w:rFonts w:asciiTheme="majorHAnsi" w:hAnsiTheme="majorHAnsi"/>
          <w:sz w:val="24"/>
          <w:szCs w:val="24"/>
        </w:rPr>
        <w:t xml:space="preserve"> </w:t>
      </w:r>
      <w:r w:rsidR="0051659E">
        <w:rPr>
          <w:rFonts w:asciiTheme="majorHAnsi" w:hAnsiTheme="majorHAnsi"/>
          <w:sz w:val="24"/>
          <w:szCs w:val="24"/>
        </w:rPr>
        <w:t xml:space="preserve"> </w:t>
      </w:r>
      <w:r w:rsidR="0051659E" w:rsidRPr="006B1975">
        <w:rPr>
          <w:sz w:val="24"/>
          <w:szCs w:val="24"/>
        </w:rPr>
        <w:t>For its 4</w:t>
      </w:r>
      <w:r w:rsidR="0051659E" w:rsidRPr="006B1975">
        <w:rPr>
          <w:sz w:val="24"/>
          <w:szCs w:val="24"/>
          <w:vertAlign w:val="superscript"/>
        </w:rPr>
        <w:t>th</w:t>
      </w:r>
      <w:r w:rsidR="0051659E" w:rsidRPr="006B1975">
        <w:rPr>
          <w:sz w:val="24"/>
          <w:szCs w:val="24"/>
        </w:rPr>
        <w:t xml:space="preserve"> consecutive year, INKUBATE pulls out all the stops to support writers and one of its own founder’s—Stacy Clark—who will be a featured author and presenter at the weekend’s fabled Story Slam. </w:t>
      </w:r>
    </w:p>
    <w:p w14:paraId="6AB9CD0D" w14:textId="77777777" w:rsidR="0051659E" w:rsidRPr="006B1975" w:rsidRDefault="0051659E" w:rsidP="006E09DB">
      <w:pPr>
        <w:spacing w:after="0" w:line="240" w:lineRule="auto"/>
        <w:rPr>
          <w:sz w:val="24"/>
          <w:szCs w:val="24"/>
        </w:rPr>
      </w:pPr>
    </w:p>
    <w:p w14:paraId="74FC6C99" w14:textId="63000595" w:rsidR="0051659E" w:rsidRPr="00CE3C7E" w:rsidRDefault="0051659E" w:rsidP="006E09DB">
      <w:pPr>
        <w:spacing w:after="0" w:line="240" w:lineRule="auto"/>
        <w:rPr>
          <w:rFonts w:cs="Helvetica"/>
          <w:color w:val="262626"/>
          <w:sz w:val="24"/>
          <w:szCs w:val="24"/>
        </w:rPr>
      </w:pPr>
      <w:r w:rsidRPr="006B1975">
        <w:rPr>
          <w:sz w:val="24"/>
          <w:szCs w:val="24"/>
        </w:rPr>
        <w:t xml:space="preserve">As part of INKUBATE’s sponsorship, </w:t>
      </w:r>
      <w:r w:rsidRPr="006B1975">
        <w:rPr>
          <w:rFonts w:cs="Helvetica"/>
          <w:color w:val="262626"/>
          <w:sz w:val="24"/>
          <w:szCs w:val="24"/>
        </w:rPr>
        <w:t xml:space="preserve">over 300 Prize-Winning </w:t>
      </w:r>
      <w:hyperlink r:id="rId8" w:history="1">
        <w:r w:rsidRPr="006B1975">
          <w:rPr>
            <w:rStyle w:val="Hyperlink"/>
            <w:rFonts w:cs="Helvetica"/>
            <w:sz w:val="24"/>
            <w:szCs w:val="24"/>
          </w:rPr>
          <w:t>Golden Tickets</w:t>
        </w:r>
      </w:hyperlink>
      <w:r w:rsidRPr="006B1975">
        <w:rPr>
          <w:rFonts w:cs="Helvetica"/>
          <w:color w:val="262626"/>
          <w:sz w:val="24"/>
          <w:szCs w:val="24"/>
        </w:rPr>
        <w:t xml:space="preserve"> will be distributed at th</w:t>
      </w:r>
      <w:r w:rsidR="00CE3C7E">
        <w:rPr>
          <w:rFonts w:cs="Helvetica"/>
          <w:color w:val="262626"/>
          <w:sz w:val="24"/>
          <w:szCs w:val="24"/>
        </w:rPr>
        <w:t>e Festival. For f</w:t>
      </w:r>
      <w:r w:rsidR="006B1975">
        <w:rPr>
          <w:rFonts w:cs="Helvetica"/>
          <w:color w:val="262626"/>
          <w:sz w:val="24"/>
          <w:szCs w:val="24"/>
        </w:rPr>
        <w:t xml:space="preserve">ull-weekend pass holders, </w:t>
      </w:r>
      <w:r w:rsidR="00CE3C7E">
        <w:rPr>
          <w:rFonts w:cs="Helvetica"/>
          <w:color w:val="262626"/>
          <w:sz w:val="24"/>
          <w:szCs w:val="24"/>
        </w:rPr>
        <w:t xml:space="preserve">workshop writers and featured panelists, Golden Tickets will be </w:t>
      </w:r>
      <w:r w:rsidR="003E4C33">
        <w:rPr>
          <w:rFonts w:cs="Helvetica"/>
          <w:color w:val="262626"/>
          <w:sz w:val="24"/>
          <w:szCs w:val="24"/>
        </w:rPr>
        <w:t>discovered inside of a hand</w:t>
      </w:r>
      <w:r w:rsidR="00047C5B">
        <w:rPr>
          <w:rFonts w:cs="Helvetica"/>
          <w:color w:val="262626"/>
          <w:sz w:val="24"/>
          <w:szCs w:val="24"/>
        </w:rPr>
        <w:t xml:space="preserve">crafted, custom wrapped </w:t>
      </w:r>
      <w:r w:rsidR="00CE3C7E">
        <w:rPr>
          <w:rFonts w:cs="Helvetica"/>
          <w:color w:val="262626"/>
          <w:sz w:val="24"/>
          <w:szCs w:val="24"/>
        </w:rPr>
        <w:t>Fruition Chocolate bar</w:t>
      </w:r>
      <w:r w:rsidR="00047C5B">
        <w:rPr>
          <w:rFonts w:cs="Helvetica"/>
          <w:color w:val="262626"/>
          <w:sz w:val="24"/>
          <w:szCs w:val="24"/>
        </w:rPr>
        <w:t>.</w:t>
      </w:r>
      <w:r w:rsidR="00890916">
        <w:rPr>
          <w:rFonts w:cs="Helvetica"/>
          <w:color w:val="262626"/>
          <w:sz w:val="24"/>
          <w:szCs w:val="24"/>
        </w:rPr>
        <w:t xml:space="preserve"> </w:t>
      </w:r>
      <w:r w:rsidR="00890916">
        <w:rPr>
          <w:rFonts w:cs="Helvetica Neue"/>
          <w:sz w:val="24"/>
          <w:szCs w:val="24"/>
        </w:rPr>
        <w:t xml:space="preserve">One </w:t>
      </w:r>
      <w:r w:rsidR="00890916" w:rsidRPr="00890916">
        <w:rPr>
          <w:rFonts w:cs="Helvetica Neue"/>
          <w:sz w:val="24"/>
          <w:szCs w:val="24"/>
        </w:rPr>
        <w:t>grand-prize winner will receive a ‘Year of Books’ from The Golden Notebook, Ulster County’s beloved independent literary hub</w:t>
      </w:r>
      <w:r w:rsidR="00890916">
        <w:rPr>
          <w:rFonts w:cs="Helvetica Neue"/>
          <w:sz w:val="24"/>
          <w:szCs w:val="24"/>
        </w:rPr>
        <w:t>.</w:t>
      </w:r>
      <w:r w:rsidR="004E2C83">
        <w:rPr>
          <w:rFonts w:cs="Helvetica Neue"/>
          <w:sz w:val="24"/>
          <w:szCs w:val="24"/>
        </w:rPr>
        <w:t xml:space="preserve"> </w:t>
      </w:r>
    </w:p>
    <w:p w14:paraId="4B95B872" w14:textId="65A68A0E" w:rsidR="008D5020" w:rsidRPr="006B1975" w:rsidRDefault="008D5020" w:rsidP="006E09DB">
      <w:pPr>
        <w:spacing w:after="0" w:line="240" w:lineRule="auto"/>
        <w:rPr>
          <w:rFonts w:cs="Helvetica"/>
          <w:color w:val="262626"/>
          <w:sz w:val="24"/>
          <w:szCs w:val="24"/>
        </w:rPr>
      </w:pPr>
    </w:p>
    <w:p w14:paraId="12FFFC0D" w14:textId="2013FCBB" w:rsidR="0051659E" w:rsidRPr="006B1975" w:rsidRDefault="007E0EF9" w:rsidP="006E09DB">
      <w:pPr>
        <w:spacing w:after="0" w:line="240" w:lineRule="auto"/>
        <w:rPr>
          <w:sz w:val="24"/>
          <w:szCs w:val="24"/>
        </w:rPr>
      </w:pPr>
      <w:r w:rsidRPr="006B1975">
        <w:rPr>
          <w:rFonts w:cs="Helvetica"/>
          <w:noProof/>
          <w:color w:val="262626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1E8DB3" wp14:editId="6658DE47">
            <wp:simplePos x="0" y="0"/>
            <wp:positionH relativeFrom="margin">
              <wp:posOffset>0</wp:posOffset>
            </wp:positionH>
            <wp:positionV relativeFrom="margin">
              <wp:posOffset>3543300</wp:posOffset>
            </wp:positionV>
            <wp:extent cx="2438400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uitionChocol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59E" w:rsidRPr="006B1975">
        <w:rPr>
          <w:sz w:val="24"/>
          <w:szCs w:val="24"/>
        </w:rPr>
        <w:t>INKUBATE’s groundbreaking technologies for the publishi</w:t>
      </w:r>
      <w:r w:rsidR="00CE3C7E">
        <w:rPr>
          <w:sz w:val="24"/>
          <w:szCs w:val="24"/>
        </w:rPr>
        <w:t>ng industry will be front and ce</w:t>
      </w:r>
      <w:r w:rsidR="0051659E" w:rsidRPr="006B1975">
        <w:rPr>
          <w:sz w:val="24"/>
          <w:szCs w:val="24"/>
        </w:rPr>
        <w:t xml:space="preserve">nter </w:t>
      </w:r>
      <w:ins w:id="0" w:author="David Bass" w:date="2015-03-15T15:14:00Z">
        <w:r w:rsidR="004A67E8">
          <w:rPr>
            <w:sz w:val="24"/>
            <w:szCs w:val="24"/>
          </w:rPr>
          <w:t xml:space="preserve">at the conference. </w:t>
        </w:r>
      </w:ins>
      <w:del w:id="1" w:author="David Bass" w:date="2015-03-15T15:14:00Z">
        <w:r w:rsidR="0051659E" w:rsidRPr="006B1975" w:rsidDel="004A67E8">
          <w:rPr>
            <w:sz w:val="24"/>
            <w:szCs w:val="24"/>
          </w:rPr>
          <w:delText xml:space="preserve">as </w:delText>
        </w:r>
      </w:del>
      <w:r w:rsidR="0051659E" w:rsidRPr="006B1975">
        <w:rPr>
          <w:sz w:val="24"/>
          <w:szCs w:val="24"/>
        </w:rPr>
        <w:t xml:space="preserve">INKUBATE </w:t>
      </w:r>
      <w:del w:id="2" w:author="David Bass" w:date="2015-03-15T15:14:00Z">
        <w:r w:rsidR="0051659E" w:rsidRPr="006B1975" w:rsidDel="004A67E8">
          <w:rPr>
            <w:sz w:val="24"/>
            <w:szCs w:val="24"/>
          </w:rPr>
          <w:delText>introduces its</w:delText>
        </w:r>
      </w:del>
      <w:ins w:id="3" w:author="David Bass" w:date="2015-03-15T15:14:00Z">
        <w:r w:rsidR="004A67E8">
          <w:rPr>
            <w:sz w:val="24"/>
            <w:szCs w:val="24"/>
          </w:rPr>
          <w:t xml:space="preserve">will be providing a “sneak peak” of its soon to be released </w:t>
        </w:r>
      </w:ins>
      <w:del w:id="4" w:author="David Bass" w:date="2015-03-15T15:14:00Z">
        <w:r w:rsidR="0051659E" w:rsidRPr="006B1975" w:rsidDel="004A67E8">
          <w:rPr>
            <w:sz w:val="24"/>
            <w:szCs w:val="24"/>
          </w:rPr>
          <w:delText xml:space="preserve"> newly deployed </w:delText>
        </w:r>
      </w:del>
      <w:del w:id="5" w:author="David Bass" w:date="2015-03-15T15:13:00Z">
        <w:r w:rsidR="0051659E" w:rsidRPr="006B1975" w:rsidDel="004A67E8">
          <w:rPr>
            <w:sz w:val="24"/>
            <w:szCs w:val="24"/>
          </w:rPr>
          <w:delText xml:space="preserve">web </w:delText>
        </w:r>
      </w:del>
      <w:ins w:id="6" w:author="David Bass" w:date="2015-03-15T15:13:00Z">
        <w:r w:rsidR="004A67E8">
          <w:rPr>
            <w:sz w:val="24"/>
            <w:szCs w:val="24"/>
          </w:rPr>
          <w:t>SaaS</w:t>
        </w:r>
        <w:r w:rsidR="004A67E8" w:rsidRPr="006B1975">
          <w:rPr>
            <w:sz w:val="24"/>
            <w:szCs w:val="24"/>
          </w:rPr>
          <w:t xml:space="preserve"> </w:t>
        </w:r>
      </w:ins>
      <w:r w:rsidR="0051659E" w:rsidRPr="006B1975">
        <w:rPr>
          <w:sz w:val="24"/>
          <w:szCs w:val="24"/>
        </w:rPr>
        <w:t>applic</w:t>
      </w:r>
      <w:r w:rsidR="004E2C83">
        <w:rPr>
          <w:sz w:val="24"/>
          <w:szCs w:val="24"/>
        </w:rPr>
        <w:t>ation that connects Writers to</w:t>
      </w:r>
      <w:r w:rsidR="00C930C7">
        <w:rPr>
          <w:sz w:val="24"/>
          <w:szCs w:val="24"/>
        </w:rPr>
        <w:t xml:space="preserve"> </w:t>
      </w:r>
      <w:r w:rsidR="004E2C83">
        <w:rPr>
          <w:sz w:val="24"/>
          <w:szCs w:val="24"/>
        </w:rPr>
        <w:t xml:space="preserve">mainstream </w:t>
      </w:r>
      <w:r w:rsidR="0051659E" w:rsidRPr="006B1975">
        <w:rPr>
          <w:sz w:val="24"/>
          <w:szCs w:val="24"/>
        </w:rPr>
        <w:t xml:space="preserve">Agents, Editors &amp; Publishers (AEPs) with the first of its kind </w:t>
      </w:r>
      <w:hyperlink r:id="rId10" w:history="1">
        <w:r w:rsidR="0051659E" w:rsidRPr="006B1975">
          <w:rPr>
            <w:rStyle w:val="Hyperlink"/>
            <w:sz w:val="24"/>
            <w:szCs w:val="24"/>
          </w:rPr>
          <w:t>B2B social networking platform.</w:t>
        </w:r>
      </w:hyperlink>
    </w:p>
    <w:p w14:paraId="017530EE" w14:textId="77777777" w:rsidR="0051659E" w:rsidRPr="006B1975" w:rsidRDefault="0051659E" w:rsidP="006E09DB">
      <w:pPr>
        <w:spacing w:after="0" w:line="240" w:lineRule="auto"/>
        <w:rPr>
          <w:sz w:val="24"/>
          <w:szCs w:val="24"/>
        </w:rPr>
      </w:pPr>
    </w:p>
    <w:p w14:paraId="07E2C267" w14:textId="45EEDEC3" w:rsidR="0051659E" w:rsidRPr="006B1975" w:rsidRDefault="0051659E" w:rsidP="006E09DB">
      <w:pPr>
        <w:spacing w:after="0" w:line="240" w:lineRule="auto"/>
        <w:rPr>
          <w:sz w:val="24"/>
          <w:szCs w:val="24"/>
        </w:rPr>
      </w:pPr>
      <w:r w:rsidRPr="006B1975">
        <w:rPr>
          <w:sz w:val="24"/>
          <w:szCs w:val="24"/>
        </w:rPr>
        <w:t>Showcased two week’s ago at the Independent Publishers Guild’s (</w:t>
      </w:r>
      <w:hyperlink r:id="rId11" w:history="1">
        <w:r w:rsidRPr="006B1975">
          <w:rPr>
            <w:rStyle w:val="Hyperlink"/>
            <w:sz w:val="24"/>
            <w:szCs w:val="24"/>
          </w:rPr>
          <w:t>IPG</w:t>
        </w:r>
      </w:hyperlink>
      <w:r w:rsidRPr="006B1975">
        <w:rPr>
          <w:sz w:val="24"/>
          <w:szCs w:val="24"/>
        </w:rPr>
        <w:t xml:space="preserve">) Spring Conference in </w:t>
      </w:r>
      <w:del w:id="7" w:author="David Bass" w:date="2015-03-15T15:06:00Z">
        <w:r w:rsidRPr="006B1975" w:rsidDel="004A67E8">
          <w:rPr>
            <w:sz w:val="24"/>
            <w:szCs w:val="24"/>
          </w:rPr>
          <w:delText>Great Britain</w:delText>
        </w:r>
      </w:del>
      <w:r w:rsidR="004A67E8">
        <w:rPr>
          <w:sz w:val="24"/>
          <w:szCs w:val="24"/>
        </w:rPr>
        <w:t>Oxfordshire UK</w:t>
      </w:r>
      <w:r w:rsidRPr="006B1975">
        <w:rPr>
          <w:sz w:val="24"/>
          <w:szCs w:val="24"/>
        </w:rPr>
        <w:t xml:space="preserve">, INKUBATE was </w:t>
      </w:r>
      <w:r w:rsidR="004A67E8">
        <w:rPr>
          <w:sz w:val="24"/>
          <w:szCs w:val="24"/>
        </w:rPr>
        <w:t>feature</w:t>
      </w:r>
      <w:ins w:id="8" w:author="David Bass" w:date="2015-03-15T15:16:00Z">
        <w:r w:rsidR="004A67E8">
          <w:rPr>
            <w:sz w:val="24"/>
            <w:szCs w:val="24"/>
          </w:rPr>
          <w:t>d</w:t>
        </w:r>
      </w:ins>
      <w:bookmarkStart w:id="9" w:name="_GoBack"/>
      <w:bookmarkEnd w:id="9"/>
      <w:del w:id="10" w:author="David Bass" w:date="2015-03-15T15:16:00Z">
        <w:r w:rsidR="004A67E8" w:rsidDel="004A67E8">
          <w:rPr>
            <w:sz w:val="24"/>
            <w:szCs w:val="24"/>
          </w:rPr>
          <w:delText>s</w:delText>
        </w:r>
      </w:del>
      <w:r w:rsidR="004A67E8">
        <w:rPr>
          <w:sz w:val="24"/>
          <w:szCs w:val="24"/>
        </w:rPr>
        <w:t xml:space="preserve"> </w:t>
      </w:r>
      <w:r w:rsidRPr="006B1975">
        <w:rPr>
          <w:sz w:val="24"/>
          <w:szCs w:val="24"/>
        </w:rPr>
        <w:t xml:space="preserve">as a Top Innovator in the content creation and commercialization space </w:t>
      </w:r>
      <w:del w:id="11" w:author="David Bass" w:date="2015-03-15T15:07:00Z">
        <w:r w:rsidR="004A67E8" w:rsidDel="004A67E8">
          <w:rPr>
            <w:sz w:val="24"/>
            <w:szCs w:val="24"/>
          </w:rPr>
          <w:delText>receiving</w:delText>
        </w:r>
        <w:r w:rsidRPr="006B1975" w:rsidDel="004A67E8">
          <w:rPr>
            <w:sz w:val="24"/>
            <w:szCs w:val="24"/>
          </w:rPr>
          <w:delText xml:space="preserve"> </w:delText>
        </w:r>
      </w:del>
      <w:ins w:id="12" w:author="David Bass" w:date="2015-03-15T15:07:00Z">
        <w:r w:rsidR="004A67E8">
          <w:rPr>
            <w:sz w:val="24"/>
            <w:szCs w:val="24"/>
          </w:rPr>
          <w:t>receiving</w:t>
        </w:r>
        <w:r w:rsidR="004A67E8" w:rsidRPr="006B1975">
          <w:rPr>
            <w:sz w:val="24"/>
            <w:szCs w:val="24"/>
          </w:rPr>
          <w:t xml:space="preserve"> </w:t>
        </w:r>
      </w:ins>
      <w:r w:rsidRPr="006B1975">
        <w:rPr>
          <w:sz w:val="24"/>
          <w:szCs w:val="24"/>
        </w:rPr>
        <w:t xml:space="preserve">high praise from leading </w:t>
      </w:r>
      <w:ins w:id="13" w:author="David Bass" w:date="2015-03-15T15:08:00Z">
        <w:r w:rsidR="004A67E8">
          <w:rPr>
            <w:sz w:val="24"/>
            <w:szCs w:val="24"/>
          </w:rPr>
          <w:t>independent</w:t>
        </w:r>
      </w:ins>
      <w:del w:id="14" w:author="David Bass" w:date="2015-03-15T15:08:00Z">
        <w:r w:rsidR="004A67E8" w:rsidDel="004A67E8">
          <w:rPr>
            <w:sz w:val="24"/>
            <w:szCs w:val="24"/>
          </w:rPr>
          <w:delText>independent</w:delText>
        </w:r>
      </w:del>
      <w:r w:rsidR="004A67E8">
        <w:rPr>
          <w:sz w:val="24"/>
          <w:szCs w:val="24"/>
        </w:rPr>
        <w:t xml:space="preserve"> </w:t>
      </w:r>
      <w:r w:rsidRPr="006B1975">
        <w:rPr>
          <w:sz w:val="24"/>
          <w:szCs w:val="24"/>
        </w:rPr>
        <w:t>publishers interested in receiving</w:t>
      </w:r>
      <w:r w:rsidR="00A91B2F">
        <w:rPr>
          <w:sz w:val="24"/>
          <w:szCs w:val="24"/>
        </w:rPr>
        <w:t xml:space="preserve"> targeted mini-pitches from</w:t>
      </w:r>
      <w:r w:rsidRPr="006B1975">
        <w:rPr>
          <w:sz w:val="24"/>
          <w:szCs w:val="24"/>
        </w:rPr>
        <w:t xml:space="preserve"> aspiring and established writers. </w:t>
      </w:r>
    </w:p>
    <w:p w14:paraId="214895C7" w14:textId="77777777" w:rsidR="0051659E" w:rsidRPr="006B1975" w:rsidRDefault="0051659E" w:rsidP="006E09DB">
      <w:pPr>
        <w:spacing w:after="0" w:line="240" w:lineRule="auto"/>
        <w:rPr>
          <w:sz w:val="24"/>
          <w:szCs w:val="24"/>
        </w:rPr>
      </w:pPr>
    </w:p>
    <w:p w14:paraId="78A6C6A6" w14:textId="12B2BF87" w:rsidR="0051659E" w:rsidRPr="006B1975" w:rsidRDefault="004A67E8" w:rsidP="006E09DB">
      <w:pPr>
        <w:spacing w:line="240" w:lineRule="auto"/>
        <w:rPr>
          <w:rFonts w:cs="Helvetica Neue"/>
          <w:sz w:val="24"/>
          <w:szCs w:val="24"/>
        </w:rPr>
      </w:pPr>
      <w:ins w:id="15" w:author="David Bass" w:date="2015-03-15T15:08:00Z">
        <w:r>
          <w:rPr>
            <w:sz w:val="24"/>
            <w:szCs w:val="24"/>
          </w:rPr>
          <w:t xml:space="preserve">The </w:t>
        </w:r>
      </w:ins>
      <w:r w:rsidR="0051659E" w:rsidRPr="006B1975">
        <w:rPr>
          <w:sz w:val="24"/>
          <w:szCs w:val="24"/>
        </w:rPr>
        <w:t xml:space="preserve">IPG will </w:t>
      </w:r>
      <w:ins w:id="16" w:author="David Bass" w:date="2015-03-15T15:11:00Z">
        <w:r>
          <w:rPr>
            <w:sz w:val="24"/>
            <w:szCs w:val="24"/>
          </w:rPr>
          <w:t xml:space="preserve">be </w:t>
        </w:r>
      </w:ins>
      <w:r w:rsidR="0051659E" w:rsidRPr="006B1975">
        <w:rPr>
          <w:sz w:val="24"/>
          <w:szCs w:val="24"/>
        </w:rPr>
        <w:t>promot</w:t>
      </w:r>
      <w:ins w:id="17" w:author="David Bass" w:date="2015-03-15T15:11:00Z">
        <w:r>
          <w:rPr>
            <w:sz w:val="24"/>
            <w:szCs w:val="24"/>
          </w:rPr>
          <w:t>ing</w:t>
        </w:r>
      </w:ins>
      <w:del w:id="18" w:author="David Bass" w:date="2015-03-15T15:11:00Z">
        <w:r w:rsidR="0051659E" w:rsidRPr="006B1975" w:rsidDel="004A67E8">
          <w:rPr>
            <w:sz w:val="24"/>
            <w:szCs w:val="24"/>
          </w:rPr>
          <w:delText>e</w:delText>
        </w:r>
      </w:del>
      <w:r w:rsidR="0051659E" w:rsidRPr="006B1975">
        <w:rPr>
          <w:sz w:val="24"/>
          <w:szCs w:val="24"/>
        </w:rPr>
        <w:t xml:space="preserve"> INKUBATE’s “Network for Creative Collaboration” </w:t>
      </w:r>
      <w:del w:id="19" w:author="David Bass" w:date="2015-03-15T15:11:00Z">
        <w:r w:rsidR="0051659E" w:rsidRPr="006B1975" w:rsidDel="004A67E8">
          <w:rPr>
            <w:sz w:val="24"/>
            <w:szCs w:val="24"/>
          </w:rPr>
          <w:delText xml:space="preserve">to its membership </w:delText>
        </w:r>
      </w:del>
      <w:ins w:id="20" w:author="David Bass" w:date="2015-03-15T15:11:00Z">
        <w:r>
          <w:rPr>
            <w:sz w:val="24"/>
            <w:szCs w:val="24"/>
          </w:rPr>
          <w:t xml:space="preserve">as part of its “Meet the Innovators” series </w:t>
        </w:r>
      </w:ins>
      <w:r w:rsidR="0051659E" w:rsidRPr="006B1975">
        <w:rPr>
          <w:sz w:val="24"/>
          <w:szCs w:val="24"/>
        </w:rPr>
        <w:t>at the London Book Fair (LBF)</w:t>
      </w:r>
      <w:ins w:id="21" w:author="David Bass" w:date="2015-03-15T15:11:00Z">
        <w:r>
          <w:rPr>
            <w:sz w:val="24"/>
            <w:szCs w:val="24"/>
          </w:rPr>
          <w:t xml:space="preserve"> on April 14-16, 2015</w:t>
        </w:r>
      </w:ins>
      <w:ins w:id="22" w:author="David Bass" w:date="2015-03-15T15:12:00Z">
        <w:r>
          <w:rPr>
            <w:sz w:val="24"/>
            <w:szCs w:val="24"/>
          </w:rPr>
          <w:t xml:space="preserve">. </w:t>
        </w:r>
      </w:ins>
      <w:del w:id="23" w:author="David Bass" w:date="2015-03-15T15:12:00Z">
        <w:r w:rsidR="0051659E" w:rsidRPr="006B1975" w:rsidDel="004A67E8">
          <w:rPr>
            <w:sz w:val="24"/>
            <w:szCs w:val="24"/>
          </w:rPr>
          <w:delText xml:space="preserve">, where a formal launch of Inkubate </w:delText>
        </w:r>
        <w:r w:rsidR="009514DC" w:rsidDel="004A67E8">
          <w:rPr>
            <w:sz w:val="24"/>
            <w:szCs w:val="24"/>
          </w:rPr>
          <w:delText>V2.</w:delText>
        </w:r>
        <w:r w:rsidR="0051659E" w:rsidRPr="006B1975" w:rsidDel="004A67E8">
          <w:rPr>
            <w:sz w:val="24"/>
            <w:szCs w:val="24"/>
          </w:rPr>
          <w:delText xml:space="preserve">0 is scheduled. </w:delText>
        </w:r>
      </w:del>
      <w:r w:rsidR="0051659E" w:rsidRPr="006B1975">
        <w:rPr>
          <w:sz w:val="24"/>
          <w:szCs w:val="24"/>
        </w:rPr>
        <w:t xml:space="preserve">INKUBATE’s CEO Jay Gale and CMO David Bass </w:t>
      </w:r>
      <w:ins w:id="24" w:author="David Bass" w:date="2015-03-15T15:12:00Z">
        <w:r>
          <w:rPr>
            <w:sz w:val="24"/>
            <w:szCs w:val="24"/>
          </w:rPr>
          <w:t xml:space="preserve">will be showcasing the next version of the INKUBATE platform at </w:t>
        </w:r>
      </w:ins>
      <w:del w:id="25" w:author="David Bass" w:date="2015-03-15T15:12:00Z">
        <w:r w:rsidR="0051659E" w:rsidRPr="006B1975" w:rsidDel="004A67E8">
          <w:rPr>
            <w:sz w:val="24"/>
            <w:szCs w:val="24"/>
          </w:rPr>
          <w:delText xml:space="preserve">invite LBF visitors to </w:delText>
        </w:r>
      </w:del>
      <w:r w:rsidR="0051659E" w:rsidRPr="006B1975">
        <w:rPr>
          <w:sz w:val="24"/>
          <w:szCs w:val="24"/>
        </w:rPr>
        <w:t xml:space="preserve">Stand 6E10 </w:t>
      </w:r>
      <w:r w:rsidR="0051659E" w:rsidRPr="004A67E8">
        <w:rPr>
          <w:sz w:val="24"/>
          <w:szCs w:val="24"/>
          <w:highlight w:val="yellow"/>
          <w:rPrChange w:id="26" w:author="David Bass" w:date="2015-03-15T15:13:00Z">
            <w:rPr>
              <w:sz w:val="24"/>
              <w:szCs w:val="24"/>
            </w:rPr>
          </w:rPrChange>
        </w:rPr>
        <w:t>to explore why Inkubate is</w:t>
      </w:r>
      <w:r w:rsidR="0051659E" w:rsidRPr="004A67E8">
        <w:rPr>
          <w:rFonts w:cs="Helvetica Neue"/>
          <w:sz w:val="24"/>
          <w:szCs w:val="24"/>
          <w:highlight w:val="yellow"/>
          <w:rPrChange w:id="27" w:author="David Bass" w:date="2015-03-15T15:13:00Z">
            <w:rPr>
              <w:rFonts w:cs="Helvetica Neue"/>
              <w:sz w:val="24"/>
              <w:szCs w:val="24"/>
            </w:rPr>
          </w:rPrChange>
        </w:rPr>
        <w:t xml:space="preserve"> </w:t>
      </w:r>
      <w:commentRangeStart w:id="28"/>
      <w:r w:rsidR="0051659E" w:rsidRPr="004A67E8">
        <w:rPr>
          <w:rFonts w:cs="Helvetica Neue"/>
          <w:sz w:val="24"/>
          <w:szCs w:val="24"/>
          <w:highlight w:val="yellow"/>
          <w:rPrChange w:id="29" w:author="David Bass" w:date="2015-03-15T15:13:00Z">
            <w:rPr>
              <w:rFonts w:cs="Helvetica Neue"/>
              <w:sz w:val="24"/>
              <w:szCs w:val="24"/>
            </w:rPr>
          </w:rPrChange>
        </w:rPr>
        <w:t>"</w:t>
      </w:r>
      <w:r w:rsidR="0051659E" w:rsidRPr="004A67E8">
        <w:rPr>
          <w:rFonts w:cs="Helvetica Neue"/>
          <w:color w:val="0000E9"/>
          <w:sz w:val="24"/>
          <w:szCs w:val="24"/>
          <w:highlight w:val="yellow"/>
          <w:u w:val="single" w:color="0000E9"/>
          <w:rPrChange w:id="30" w:author="David Bass" w:date="2015-03-15T15:13:00Z">
            <w:rPr>
              <w:rFonts w:cs="Helvetica Neue"/>
              <w:color w:val="0000E9"/>
              <w:sz w:val="24"/>
              <w:szCs w:val="24"/>
              <w:u w:val="single" w:color="0000E9"/>
            </w:rPr>
          </w:rPrChange>
        </w:rPr>
        <w:t>The Place to Go for Talent</w:t>
      </w:r>
      <w:r w:rsidR="0051659E" w:rsidRPr="004A67E8">
        <w:rPr>
          <w:rFonts w:cs="Helvetica Neue"/>
          <w:sz w:val="24"/>
          <w:szCs w:val="24"/>
          <w:highlight w:val="yellow"/>
          <w:rPrChange w:id="31" w:author="David Bass" w:date="2015-03-15T15:13:00Z">
            <w:rPr>
              <w:rFonts w:cs="Helvetica Neue"/>
              <w:sz w:val="24"/>
              <w:szCs w:val="24"/>
            </w:rPr>
          </w:rPrChange>
        </w:rPr>
        <w:t>.”</w:t>
      </w:r>
      <w:commentRangeEnd w:id="28"/>
      <w:r w:rsidRPr="004A67E8">
        <w:rPr>
          <w:rStyle w:val="CommentReference"/>
          <w:highlight w:val="yellow"/>
          <w:rPrChange w:id="32" w:author="David Bass" w:date="2015-03-15T15:13:00Z">
            <w:rPr>
              <w:rStyle w:val="CommentReference"/>
            </w:rPr>
          </w:rPrChange>
        </w:rPr>
        <w:commentReference w:id="28"/>
      </w:r>
    </w:p>
    <w:p w14:paraId="0C1BA3DB" w14:textId="5538CCBE" w:rsidR="004A67E8" w:rsidRDefault="004A67E8" w:rsidP="006E09DB">
      <w:pPr>
        <w:widowControl w:val="0"/>
        <w:autoSpaceDE w:val="0"/>
        <w:autoSpaceDN w:val="0"/>
        <w:adjustRightInd w:val="0"/>
        <w:spacing w:after="0" w:line="240" w:lineRule="auto"/>
        <w:rPr>
          <w:ins w:id="33" w:author="David Bass" w:date="2015-03-15T15:08:00Z"/>
          <w:rFonts w:cs="Times New Roman"/>
          <w:b/>
          <w:sz w:val="24"/>
          <w:szCs w:val="24"/>
        </w:rPr>
      </w:pPr>
      <w:ins w:id="34" w:author="David Bass" w:date="2015-03-15T15:08:00Z">
        <w:r>
          <w:rPr>
            <w:rFonts w:cs="Times New Roman"/>
            <w:b/>
            <w:sz w:val="24"/>
            <w:szCs w:val="24"/>
          </w:rPr>
          <w:t>About Inkubate</w:t>
        </w:r>
      </w:ins>
    </w:p>
    <w:p w14:paraId="44A6FCB0" w14:textId="77777777" w:rsidR="004A67E8" w:rsidRDefault="004A67E8" w:rsidP="006E09DB">
      <w:pPr>
        <w:widowControl w:val="0"/>
        <w:autoSpaceDE w:val="0"/>
        <w:autoSpaceDN w:val="0"/>
        <w:adjustRightInd w:val="0"/>
        <w:spacing w:after="0" w:line="240" w:lineRule="auto"/>
        <w:rPr>
          <w:ins w:id="35" w:author="David Bass" w:date="2015-03-15T15:08:00Z"/>
          <w:rFonts w:cs="Times New Roman"/>
          <w:b/>
          <w:sz w:val="24"/>
          <w:szCs w:val="24"/>
        </w:rPr>
      </w:pPr>
    </w:p>
    <w:p w14:paraId="311FBE36" w14:textId="1B69CB3F" w:rsidR="0051659E" w:rsidRPr="006B1975" w:rsidRDefault="0051659E" w:rsidP="006E09DB">
      <w:pPr>
        <w:widowControl w:val="0"/>
        <w:autoSpaceDE w:val="0"/>
        <w:autoSpaceDN w:val="0"/>
        <w:adjustRightInd w:val="0"/>
        <w:spacing w:after="0" w:line="240" w:lineRule="auto"/>
        <w:rPr>
          <w:rFonts w:cs="Helvetica"/>
          <w:sz w:val="24"/>
          <w:szCs w:val="24"/>
        </w:rPr>
      </w:pPr>
      <w:r w:rsidRPr="004A67E8">
        <w:rPr>
          <w:rFonts w:cs="Times New Roman"/>
          <w:sz w:val="24"/>
          <w:szCs w:val="24"/>
          <w:rPrChange w:id="36" w:author="David Bass" w:date="2015-03-15T15:08:00Z">
            <w:rPr>
              <w:rFonts w:cs="Times New Roman"/>
              <w:b/>
              <w:sz w:val="24"/>
              <w:szCs w:val="24"/>
            </w:rPr>
          </w:rPrChange>
        </w:rPr>
        <w:t>INKUBATE</w:t>
      </w:r>
      <w:r w:rsidRPr="006B1975">
        <w:rPr>
          <w:rFonts w:cs="Times New Roman"/>
          <w:sz w:val="24"/>
          <w:szCs w:val="24"/>
        </w:rPr>
        <w:t xml:space="preserve"> </w:t>
      </w:r>
      <w:r w:rsidRPr="006B1975">
        <w:rPr>
          <w:rFonts w:cs="Helvetica"/>
          <w:sz w:val="24"/>
          <w:szCs w:val="24"/>
        </w:rPr>
        <w:t xml:space="preserve">is the world’s first B2B collaborative network enabling writers to upload, categorize, edit and pitch original manuscripts to </w:t>
      </w:r>
      <w:r w:rsidR="003E7347">
        <w:rPr>
          <w:rFonts w:cs="Helvetica"/>
          <w:sz w:val="24"/>
          <w:szCs w:val="24"/>
        </w:rPr>
        <w:t xml:space="preserve">traditional </w:t>
      </w:r>
      <w:r w:rsidRPr="006B1975">
        <w:rPr>
          <w:rFonts w:cs="Helvetica"/>
          <w:sz w:val="24"/>
          <w:szCs w:val="24"/>
        </w:rPr>
        <w:t>agents, editors and publishers looking to discover and market successful projects that sell.</w:t>
      </w:r>
    </w:p>
    <w:p w14:paraId="29D0EF11" w14:textId="77777777" w:rsidR="0051659E" w:rsidRPr="006B1975" w:rsidRDefault="0051659E" w:rsidP="006E09DB">
      <w:pPr>
        <w:widowControl w:val="0"/>
        <w:autoSpaceDE w:val="0"/>
        <w:autoSpaceDN w:val="0"/>
        <w:adjustRightInd w:val="0"/>
        <w:spacing w:after="0" w:line="240" w:lineRule="auto"/>
        <w:rPr>
          <w:rFonts w:cs="Helvetica"/>
          <w:sz w:val="24"/>
          <w:szCs w:val="24"/>
        </w:rPr>
      </w:pPr>
    </w:p>
    <w:p w14:paraId="4F7023A9" w14:textId="4904B337" w:rsidR="0051659E" w:rsidRPr="006B1975" w:rsidRDefault="00887148" w:rsidP="006E09DB">
      <w:pPr>
        <w:widowControl w:val="0"/>
        <w:autoSpaceDE w:val="0"/>
        <w:autoSpaceDN w:val="0"/>
        <w:adjustRightInd w:val="0"/>
        <w:spacing w:after="240" w:line="240" w:lineRule="auto"/>
        <w:rPr>
          <w:rFonts w:cs="Helvetica Neue"/>
          <w:sz w:val="24"/>
          <w:szCs w:val="24"/>
        </w:rPr>
      </w:pPr>
      <w:r>
        <w:rPr>
          <w:rFonts w:cs="Helvetica Neue"/>
          <w:sz w:val="24"/>
          <w:szCs w:val="24"/>
        </w:rPr>
        <w:t xml:space="preserve">Inkubate was created by </w:t>
      </w:r>
      <w:r w:rsidR="0051659E" w:rsidRPr="006B1975">
        <w:rPr>
          <w:rFonts w:cs="Helvetica Neue"/>
          <w:sz w:val="24"/>
          <w:szCs w:val="24"/>
        </w:rPr>
        <w:t xml:space="preserve">CEO, Jay Gale, who was frustrated by the difficulty that college friend, </w:t>
      </w:r>
      <w:r w:rsidR="0051659E" w:rsidRPr="006B1975">
        <w:rPr>
          <w:rFonts w:cs="Helvetica Neue"/>
          <w:sz w:val="24"/>
          <w:szCs w:val="24"/>
        </w:rPr>
        <w:lastRenderedPageBreak/>
        <w:t>Stacy Clark, was having pitching</w:t>
      </w:r>
      <w:r w:rsidR="00A91B2F">
        <w:rPr>
          <w:rFonts w:cs="Helvetica Neue"/>
          <w:sz w:val="24"/>
          <w:szCs w:val="24"/>
        </w:rPr>
        <w:t xml:space="preserve"> her children’s book manuscript</w:t>
      </w:r>
      <w:r w:rsidR="0051659E" w:rsidRPr="006B1975">
        <w:rPr>
          <w:rFonts w:cs="Helvetica Neue"/>
          <w:sz w:val="24"/>
          <w:szCs w:val="24"/>
        </w:rPr>
        <w:t xml:space="preserve"> to mainstream publishers. Jay went to work brainstorming how a well-organized online platform could help</w:t>
      </w:r>
      <w:r w:rsidR="00A91B2F">
        <w:rPr>
          <w:rFonts w:cs="Helvetica Neue"/>
          <w:sz w:val="24"/>
          <w:szCs w:val="24"/>
        </w:rPr>
        <w:t xml:space="preserve"> launch the careers of worthy writers. With </w:t>
      </w:r>
      <w:r w:rsidR="0051659E" w:rsidRPr="006B1975">
        <w:rPr>
          <w:rFonts w:cs="Helvetica Neue"/>
          <w:sz w:val="24"/>
          <w:szCs w:val="24"/>
        </w:rPr>
        <w:t>three co-</w:t>
      </w:r>
      <w:r w:rsidR="00A91B2F">
        <w:rPr>
          <w:rFonts w:cs="Helvetica Neue"/>
          <w:sz w:val="24"/>
          <w:szCs w:val="24"/>
        </w:rPr>
        <w:t>founders and Inkubate’s</w:t>
      </w:r>
      <w:r w:rsidR="0051659E" w:rsidRPr="006B1975">
        <w:rPr>
          <w:rFonts w:cs="Helvetica Neue"/>
          <w:sz w:val="24"/>
          <w:szCs w:val="24"/>
        </w:rPr>
        <w:t xml:space="preserve"> </w:t>
      </w:r>
      <w:r>
        <w:rPr>
          <w:rFonts w:cs="Helvetica Neue"/>
          <w:sz w:val="24"/>
          <w:szCs w:val="24"/>
        </w:rPr>
        <w:t>skilled</w:t>
      </w:r>
      <w:r w:rsidR="00A91B2F">
        <w:rPr>
          <w:rFonts w:cs="Helvetica Neue"/>
          <w:sz w:val="24"/>
          <w:szCs w:val="24"/>
        </w:rPr>
        <w:t xml:space="preserve"> </w:t>
      </w:r>
      <w:r w:rsidR="0051659E" w:rsidRPr="006B1975">
        <w:rPr>
          <w:rFonts w:cs="Helvetica Neue"/>
          <w:sz w:val="24"/>
          <w:szCs w:val="24"/>
        </w:rPr>
        <w:t>finance and</w:t>
      </w:r>
      <w:r w:rsidR="0099565A">
        <w:rPr>
          <w:rFonts w:cs="Helvetica Neue"/>
          <w:sz w:val="24"/>
          <w:szCs w:val="24"/>
        </w:rPr>
        <w:t xml:space="preserve"> marketing team, Gale designed </w:t>
      </w:r>
      <w:r w:rsidR="0051659E" w:rsidRPr="006B1975">
        <w:rPr>
          <w:rFonts w:cs="Helvetica Neue"/>
          <w:sz w:val="24"/>
          <w:szCs w:val="24"/>
        </w:rPr>
        <w:t xml:space="preserve">the user interface that writers love and the tools and functionality that AEPs need. Since Inkubate’s V.10 launch, </w:t>
      </w:r>
      <w:r w:rsidRPr="006B1975">
        <w:rPr>
          <w:rFonts w:cs="Helvetica Neue"/>
          <w:sz w:val="24"/>
          <w:szCs w:val="24"/>
        </w:rPr>
        <w:t xml:space="preserve">Oakland, CA literary agent Andy Ross </w:t>
      </w:r>
      <w:r>
        <w:rPr>
          <w:rFonts w:cs="Helvetica Neue"/>
          <w:sz w:val="24"/>
          <w:szCs w:val="24"/>
        </w:rPr>
        <w:t>spotted Clark’s work on INKUBATE, signed her as a writer</w:t>
      </w:r>
      <w:r w:rsidR="0099565A">
        <w:rPr>
          <w:rFonts w:cs="Helvetica Neue"/>
          <w:sz w:val="24"/>
          <w:szCs w:val="24"/>
        </w:rPr>
        <w:t>,</w:t>
      </w:r>
      <w:r>
        <w:rPr>
          <w:rFonts w:cs="Helvetica Neue"/>
          <w:sz w:val="24"/>
          <w:szCs w:val="24"/>
        </w:rPr>
        <w:t xml:space="preserve"> and </w:t>
      </w:r>
      <w:r w:rsidR="0099565A">
        <w:rPr>
          <w:rFonts w:cs="Helvetica Neue"/>
          <w:sz w:val="24"/>
          <w:szCs w:val="24"/>
        </w:rPr>
        <w:t xml:space="preserve">three days later </w:t>
      </w:r>
      <w:r>
        <w:rPr>
          <w:rFonts w:cs="Helvetica Neue"/>
          <w:sz w:val="24"/>
          <w:szCs w:val="24"/>
        </w:rPr>
        <w:t>sold</w:t>
      </w:r>
      <w:r w:rsidR="0051659E" w:rsidRPr="006B1975">
        <w:rPr>
          <w:rFonts w:cs="Helvetica Neue"/>
          <w:sz w:val="24"/>
          <w:szCs w:val="24"/>
        </w:rPr>
        <w:t> </w:t>
      </w:r>
      <w:r w:rsidR="0099565A">
        <w:rPr>
          <w:rFonts w:cs="Helvetica Neue"/>
          <w:sz w:val="24"/>
          <w:szCs w:val="24"/>
        </w:rPr>
        <w:t xml:space="preserve">her story, </w:t>
      </w:r>
      <w:r w:rsidR="0051659E" w:rsidRPr="006B1975">
        <w:rPr>
          <w:rFonts w:cs="Helvetica Neue"/>
          <w:i/>
          <w:sz w:val="24"/>
          <w:szCs w:val="24"/>
        </w:rPr>
        <w:t>When the Wind Blows</w:t>
      </w:r>
      <w:r w:rsidR="0099565A">
        <w:rPr>
          <w:rFonts w:cs="Helvetica Neue"/>
          <w:i/>
          <w:sz w:val="24"/>
          <w:szCs w:val="24"/>
        </w:rPr>
        <w:t>,</w:t>
      </w:r>
      <w:r>
        <w:rPr>
          <w:rFonts w:cs="Helvetica Neue"/>
          <w:sz w:val="24"/>
          <w:szCs w:val="24"/>
        </w:rPr>
        <w:t xml:space="preserve"> to</w:t>
      </w:r>
      <w:r w:rsidR="0099565A">
        <w:rPr>
          <w:rFonts w:cs="Helvetica Neue"/>
          <w:sz w:val="24"/>
          <w:szCs w:val="24"/>
        </w:rPr>
        <w:t xml:space="preserve"> Holiday House.</w:t>
      </w:r>
      <w:r>
        <w:rPr>
          <w:rFonts w:cs="Helvetica Neue"/>
          <w:sz w:val="24"/>
          <w:szCs w:val="24"/>
        </w:rPr>
        <w:t xml:space="preserve"> </w:t>
      </w:r>
      <w:r w:rsidR="0051659E" w:rsidRPr="006B1975">
        <w:rPr>
          <w:rFonts w:cs="Helvetica Neue"/>
          <w:sz w:val="24"/>
          <w:szCs w:val="24"/>
        </w:rPr>
        <w:t xml:space="preserve"> </w:t>
      </w:r>
    </w:p>
    <w:p w14:paraId="0F662D2D" w14:textId="77777777" w:rsidR="00B1483D" w:rsidRPr="006B1975" w:rsidRDefault="00B1483D" w:rsidP="006E09DB">
      <w:pPr>
        <w:widowControl w:val="0"/>
        <w:autoSpaceDE w:val="0"/>
        <w:autoSpaceDN w:val="0"/>
        <w:adjustRightInd w:val="0"/>
        <w:spacing w:after="0" w:line="240" w:lineRule="auto"/>
        <w:rPr>
          <w:rFonts w:cs="Helvetica"/>
          <w:color w:val="262626"/>
          <w:sz w:val="24"/>
          <w:szCs w:val="24"/>
        </w:rPr>
      </w:pPr>
      <w:r w:rsidRPr="006B1975">
        <w:rPr>
          <w:rFonts w:cs="Helvetica"/>
          <w:color w:val="262626"/>
          <w:sz w:val="24"/>
          <w:szCs w:val="24"/>
        </w:rPr>
        <w:t>Media Inquiries: Stacy Clark, EVP Corporate Communications/Founder</w:t>
      </w:r>
    </w:p>
    <w:p w14:paraId="1491E3E9" w14:textId="77777777" w:rsidR="00FB12D4" w:rsidRPr="006B1975" w:rsidRDefault="00FB12D4" w:rsidP="00FB12D4">
      <w:pPr>
        <w:widowControl w:val="0"/>
        <w:autoSpaceDE w:val="0"/>
        <w:autoSpaceDN w:val="0"/>
        <w:adjustRightInd w:val="0"/>
        <w:spacing w:after="0" w:line="240" w:lineRule="auto"/>
        <w:rPr>
          <w:rFonts w:cs="Helvetica"/>
          <w:color w:val="262626"/>
          <w:sz w:val="24"/>
          <w:szCs w:val="24"/>
        </w:rPr>
      </w:pPr>
      <w:r w:rsidRPr="006B1975">
        <w:rPr>
          <w:rFonts w:cs="Helvetica"/>
          <w:color w:val="262626"/>
          <w:sz w:val="24"/>
          <w:szCs w:val="24"/>
        </w:rPr>
        <w:t xml:space="preserve">                              </w:t>
      </w:r>
      <w:hyperlink r:id="rId14" w:history="1">
        <w:r w:rsidR="00B1483D" w:rsidRPr="006B1975">
          <w:rPr>
            <w:rStyle w:val="Hyperlink"/>
            <w:rFonts w:cs="Helvetica"/>
            <w:sz w:val="24"/>
            <w:szCs w:val="24"/>
          </w:rPr>
          <w:t>stacy@inkubate.com</w:t>
        </w:r>
      </w:hyperlink>
    </w:p>
    <w:p w14:paraId="121E5452" w14:textId="3F000121" w:rsidR="004A67E8" w:rsidRPr="006B1975" w:rsidRDefault="00FB12D4" w:rsidP="004A67E8">
      <w:pPr>
        <w:widowControl w:val="0"/>
        <w:autoSpaceDE w:val="0"/>
        <w:autoSpaceDN w:val="0"/>
        <w:adjustRightInd w:val="0"/>
        <w:spacing w:after="0" w:line="240" w:lineRule="auto"/>
        <w:rPr>
          <w:ins w:id="37" w:author="David Bass" w:date="2015-03-15T15:09:00Z"/>
          <w:rFonts w:cs="Helvetica"/>
          <w:color w:val="262626"/>
          <w:sz w:val="24"/>
          <w:szCs w:val="24"/>
        </w:rPr>
      </w:pPr>
      <w:del w:id="38" w:author="David Bass" w:date="2015-03-15T15:10:00Z">
        <w:r w:rsidRPr="006B1975" w:rsidDel="004A67E8">
          <w:rPr>
            <w:rFonts w:cs="Helvetica"/>
            <w:color w:val="262626"/>
            <w:sz w:val="24"/>
            <w:szCs w:val="24"/>
          </w:rPr>
          <w:delText xml:space="preserve">                              I</w:delText>
        </w:r>
        <w:r w:rsidR="00B1483D" w:rsidRPr="006B1975" w:rsidDel="004A67E8">
          <w:rPr>
            <w:sz w:val="24"/>
            <w:szCs w:val="24"/>
          </w:rPr>
          <w:delText>nkubate.com</w:delText>
        </w:r>
      </w:del>
      <w:ins w:id="39" w:author="David Bass" w:date="2015-03-15T15:09:00Z">
        <w:r w:rsidR="004A67E8">
          <w:rPr>
            <w:rFonts w:cs="Helvetica"/>
            <w:color w:val="262626"/>
            <w:sz w:val="24"/>
            <w:szCs w:val="24"/>
          </w:rPr>
          <w:t>Investor</w:t>
        </w:r>
        <w:r w:rsidR="004A67E8" w:rsidRPr="006B1975">
          <w:rPr>
            <w:rFonts w:cs="Helvetica"/>
            <w:color w:val="262626"/>
            <w:sz w:val="24"/>
            <w:szCs w:val="24"/>
          </w:rPr>
          <w:t xml:space="preserve"> Inquiries: </w:t>
        </w:r>
      </w:ins>
      <w:ins w:id="40" w:author="David Bass" w:date="2015-03-15T15:10:00Z">
        <w:r w:rsidR="004A67E8">
          <w:rPr>
            <w:rFonts w:cs="Helvetica"/>
            <w:color w:val="262626"/>
            <w:sz w:val="24"/>
            <w:szCs w:val="24"/>
          </w:rPr>
          <w:t>Jay Gale, CEO</w:t>
        </w:r>
      </w:ins>
      <w:ins w:id="41" w:author="David Bass" w:date="2015-03-15T15:09:00Z">
        <w:r w:rsidR="004A67E8" w:rsidRPr="006B1975">
          <w:rPr>
            <w:rFonts w:cs="Helvetica"/>
            <w:color w:val="262626"/>
            <w:sz w:val="24"/>
            <w:szCs w:val="24"/>
          </w:rPr>
          <w:t>/Founder</w:t>
        </w:r>
      </w:ins>
    </w:p>
    <w:p w14:paraId="30957773" w14:textId="598484EB" w:rsidR="004A67E8" w:rsidRPr="006B1975" w:rsidRDefault="004A67E8" w:rsidP="004A67E8">
      <w:pPr>
        <w:widowControl w:val="0"/>
        <w:autoSpaceDE w:val="0"/>
        <w:autoSpaceDN w:val="0"/>
        <w:adjustRightInd w:val="0"/>
        <w:spacing w:after="0" w:line="240" w:lineRule="auto"/>
        <w:rPr>
          <w:ins w:id="42" w:author="David Bass" w:date="2015-03-15T15:09:00Z"/>
          <w:rFonts w:cs="Helvetica"/>
          <w:color w:val="262626"/>
          <w:sz w:val="24"/>
          <w:szCs w:val="24"/>
        </w:rPr>
      </w:pPr>
      <w:ins w:id="43" w:author="David Bass" w:date="2015-03-15T15:09:00Z">
        <w:r w:rsidRPr="006B1975">
          <w:rPr>
            <w:rFonts w:cs="Helvetica"/>
            <w:color w:val="262626"/>
            <w:sz w:val="24"/>
            <w:szCs w:val="24"/>
          </w:rPr>
          <w:t xml:space="preserve">                              </w:t>
        </w:r>
      </w:ins>
      <w:ins w:id="44" w:author="David Bass" w:date="2015-03-15T15:10:00Z">
        <w:r>
          <w:rPr>
            <w:rFonts w:cs="Helvetica"/>
            <w:sz w:val="24"/>
            <w:szCs w:val="24"/>
          </w:rPr>
          <w:fldChar w:fldCharType="begin"/>
        </w:r>
        <w:r>
          <w:rPr>
            <w:rFonts w:cs="Helvetica"/>
            <w:sz w:val="24"/>
            <w:szCs w:val="24"/>
          </w:rPr>
          <w:instrText xml:space="preserve"> HYPERLINK "mailto:</w:instrText>
        </w:r>
        <w:r w:rsidRPr="004A67E8">
          <w:rPr>
            <w:rFonts w:cs="Helvetica"/>
            <w:sz w:val="24"/>
            <w:szCs w:val="24"/>
            <w:rPrChange w:id="45" w:author="David Bass" w:date="2015-03-15T15:10:00Z">
              <w:rPr>
                <w:rStyle w:val="Hyperlink"/>
                <w:rFonts w:cs="Helvetica"/>
                <w:sz w:val="24"/>
                <w:szCs w:val="24"/>
              </w:rPr>
            </w:rPrChange>
          </w:rPr>
          <w:instrText>jdgale</w:instrText>
        </w:r>
      </w:ins>
      <w:ins w:id="46" w:author="David Bass" w:date="2015-03-15T15:09:00Z">
        <w:r w:rsidRPr="004A67E8">
          <w:rPr>
            <w:rFonts w:cs="Helvetica"/>
            <w:sz w:val="24"/>
            <w:szCs w:val="24"/>
            <w:rPrChange w:id="47" w:author="David Bass" w:date="2015-03-15T15:10:00Z">
              <w:rPr>
                <w:rStyle w:val="Hyperlink"/>
                <w:rFonts w:cs="Helvetica"/>
                <w:sz w:val="24"/>
                <w:szCs w:val="24"/>
              </w:rPr>
            </w:rPrChange>
          </w:rPr>
          <w:instrText>@inkubate.com</w:instrText>
        </w:r>
      </w:ins>
      <w:ins w:id="48" w:author="David Bass" w:date="2015-03-15T15:10:00Z">
        <w:r>
          <w:rPr>
            <w:rFonts w:cs="Helvetica"/>
            <w:sz w:val="24"/>
            <w:szCs w:val="24"/>
          </w:rPr>
          <w:instrText xml:space="preserve">" </w:instrText>
        </w:r>
        <w:r>
          <w:rPr>
            <w:rFonts w:cs="Helvetica"/>
            <w:sz w:val="24"/>
            <w:szCs w:val="24"/>
          </w:rPr>
          <w:fldChar w:fldCharType="separate"/>
        </w:r>
        <w:r w:rsidRPr="004A67E8">
          <w:rPr>
            <w:rStyle w:val="Hyperlink"/>
            <w:rFonts w:cs="Helvetica"/>
            <w:sz w:val="24"/>
            <w:szCs w:val="24"/>
          </w:rPr>
          <w:t>jdgale</w:t>
        </w:r>
      </w:ins>
      <w:ins w:id="49" w:author="David Bass" w:date="2015-03-15T15:09:00Z">
        <w:r w:rsidRPr="004A67E8">
          <w:rPr>
            <w:rStyle w:val="Hyperlink"/>
            <w:rFonts w:cs="Helvetica"/>
            <w:sz w:val="24"/>
            <w:szCs w:val="24"/>
          </w:rPr>
          <w:t>@inkubate.com</w:t>
        </w:r>
      </w:ins>
      <w:ins w:id="50" w:author="David Bass" w:date="2015-03-15T15:10:00Z">
        <w:r>
          <w:rPr>
            <w:rFonts w:cs="Helvetica"/>
            <w:sz w:val="24"/>
            <w:szCs w:val="24"/>
          </w:rPr>
          <w:fldChar w:fldCharType="end"/>
        </w:r>
      </w:ins>
    </w:p>
    <w:p w14:paraId="3814D439" w14:textId="77777777" w:rsidR="004A67E8" w:rsidRPr="006B1975" w:rsidRDefault="004A67E8" w:rsidP="00FB12D4">
      <w:pPr>
        <w:widowControl w:val="0"/>
        <w:autoSpaceDE w:val="0"/>
        <w:autoSpaceDN w:val="0"/>
        <w:adjustRightInd w:val="0"/>
        <w:spacing w:after="0" w:line="240" w:lineRule="auto"/>
        <w:rPr>
          <w:rFonts w:cs="Helvetica"/>
          <w:color w:val="262626"/>
          <w:sz w:val="24"/>
          <w:szCs w:val="24"/>
        </w:rPr>
      </w:pPr>
    </w:p>
    <w:p w14:paraId="5321AAF0" w14:textId="77777777" w:rsidR="0093687E" w:rsidRPr="006B1975" w:rsidRDefault="0093687E" w:rsidP="006E09DB">
      <w:pPr>
        <w:spacing w:line="240" w:lineRule="auto"/>
        <w:rPr>
          <w:sz w:val="24"/>
          <w:szCs w:val="24"/>
        </w:rPr>
      </w:pPr>
    </w:p>
    <w:sectPr w:rsidR="0093687E" w:rsidRPr="006B1975" w:rsidSect="00B1483D">
      <w:headerReference w:type="default" r:id="rId15"/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8" w:author="David Bass" w:date="2015-03-15T15:10:00Z" w:initials="DHB">
    <w:p w14:paraId="259E5DC0" w14:textId="477F61D8" w:rsidR="00AE252C" w:rsidRDefault="00AE252C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Not really sure what this means?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9E5D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E23CC" w14:textId="77777777" w:rsidR="00332885" w:rsidRDefault="00332885" w:rsidP="00C024A9">
      <w:pPr>
        <w:spacing w:after="0" w:line="240" w:lineRule="auto"/>
      </w:pPr>
      <w:r>
        <w:separator/>
      </w:r>
    </w:p>
  </w:endnote>
  <w:endnote w:type="continuationSeparator" w:id="0">
    <w:p w14:paraId="101173AB" w14:textId="77777777" w:rsidR="00332885" w:rsidRDefault="00332885" w:rsidP="00C02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F45B51" w14:textId="77777777" w:rsidR="00332885" w:rsidRDefault="00332885" w:rsidP="00C024A9">
      <w:pPr>
        <w:spacing w:after="0" w:line="240" w:lineRule="auto"/>
      </w:pPr>
      <w:r>
        <w:separator/>
      </w:r>
    </w:p>
  </w:footnote>
  <w:footnote w:type="continuationSeparator" w:id="0">
    <w:p w14:paraId="0760B55F" w14:textId="77777777" w:rsidR="00332885" w:rsidRDefault="00332885" w:rsidP="00C02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B0D1D4" w14:textId="32C79628" w:rsidR="00AE252C" w:rsidRPr="00C024A9" w:rsidRDefault="00AE252C" w:rsidP="00C024A9">
    <w:pPr>
      <w:pStyle w:val="Header"/>
      <w:jc w:val="center"/>
      <w:rPr>
        <w:sz w:val="48"/>
      </w:rPr>
    </w:pPr>
    <w:r w:rsidRPr="00C024A9">
      <w:rPr>
        <w:sz w:val="48"/>
      </w:rPr>
      <w:t>PRESS RELEASE</w:t>
    </w:r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vid Bass">
    <w15:presenceInfo w15:providerId="None" w15:userId="David Bas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F30"/>
    <w:rsid w:val="00003D20"/>
    <w:rsid w:val="000048F4"/>
    <w:rsid w:val="0003218F"/>
    <w:rsid w:val="00044639"/>
    <w:rsid w:val="00047C5B"/>
    <w:rsid w:val="00052799"/>
    <w:rsid w:val="00055CCF"/>
    <w:rsid w:val="00057E22"/>
    <w:rsid w:val="0007002E"/>
    <w:rsid w:val="00085F70"/>
    <w:rsid w:val="00087116"/>
    <w:rsid w:val="000B2B99"/>
    <w:rsid w:val="000C5AFD"/>
    <w:rsid w:val="000D0889"/>
    <w:rsid w:val="000E55FC"/>
    <w:rsid w:val="000E6A94"/>
    <w:rsid w:val="000F1232"/>
    <w:rsid w:val="000F6B58"/>
    <w:rsid w:val="000F722A"/>
    <w:rsid w:val="00120BE2"/>
    <w:rsid w:val="001335F7"/>
    <w:rsid w:val="001443DF"/>
    <w:rsid w:val="0014512C"/>
    <w:rsid w:val="0014587A"/>
    <w:rsid w:val="00171CCE"/>
    <w:rsid w:val="001733F1"/>
    <w:rsid w:val="00181400"/>
    <w:rsid w:val="00183788"/>
    <w:rsid w:val="001A6744"/>
    <w:rsid w:val="001A7C26"/>
    <w:rsid w:val="001C5E1B"/>
    <w:rsid w:val="001D3DFA"/>
    <w:rsid w:val="001E26FE"/>
    <w:rsid w:val="001E6273"/>
    <w:rsid w:val="001F202A"/>
    <w:rsid w:val="00213527"/>
    <w:rsid w:val="00215328"/>
    <w:rsid w:val="00244689"/>
    <w:rsid w:val="00251BCE"/>
    <w:rsid w:val="00257B82"/>
    <w:rsid w:val="002650DB"/>
    <w:rsid w:val="00266653"/>
    <w:rsid w:val="0027368F"/>
    <w:rsid w:val="0027477C"/>
    <w:rsid w:val="00277051"/>
    <w:rsid w:val="002B63B5"/>
    <w:rsid w:val="002D3FE6"/>
    <w:rsid w:val="002D64C7"/>
    <w:rsid w:val="002E111F"/>
    <w:rsid w:val="002E26F7"/>
    <w:rsid w:val="00301957"/>
    <w:rsid w:val="00311F30"/>
    <w:rsid w:val="00332885"/>
    <w:rsid w:val="00333BBD"/>
    <w:rsid w:val="00334C2E"/>
    <w:rsid w:val="00343AF4"/>
    <w:rsid w:val="0036439C"/>
    <w:rsid w:val="00365DF4"/>
    <w:rsid w:val="003800EC"/>
    <w:rsid w:val="003849F4"/>
    <w:rsid w:val="00385410"/>
    <w:rsid w:val="003B1CF9"/>
    <w:rsid w:val="003B4686"/>
    <w:rsid w:val="003C1FE3"/>
    <w:rsid w:val="003D01F6"/>
    <w:rsid w:val="003D04C7"/>
    <w:rsid w:val="003E4C33"/>
    <w:rsid w:val="003E7347"/>
    <w:rsid w:val="003F368E"/>
    <w:rsid w:val="004146FC"/>
    <w:rsid w:val="00415C21"/>
    <w:rsid w:val="0042743C"/>
    <w:rsid w:val="00442ED4"/>
    <w:rsid w:val="00452429"/>
    <w:rsid w:val="004534DD"/>
    <w:rsid w:val="0046272C"/>
    <w:rsid w:val="004720F9"/>
    <w:rsid w:val="00476191"/>
    <w:rsid w:val="004833E0"/>
    <w:rsid w:val="0048766A"/>
    <w:rsid w:val="004A38A0"/>
    <w:rsid w:val="004A67E8"/>
    <w:rsid w:val="004C0A0B"/>
    <w:rsid w:val="004E2C83"/>
    <w:rsid w:val="004F6BAA"/>
    <w:rsid w:val="00500176"/>
    <w:rsid w:val="00504D66"/>
    <w:rsid w:val="00506425"/>
    <w:rsid w:val="00507CFE"/>
    <w:rsid w:val="00511C3C"/>
    <w:rsid w:val="0051659E"/>
    <w:rsid w:val="00522A96"/>
    <w:rsid w:val="00542A82"/>
    <w:rsid w:val="00573B6A"/>
    <w:rsid w:val="00574CFE"/>
    <w:rsid w:val="00590F57"/>
    <w:rsid w:val="005A29DC"/>
    <w:rsid w:val="005C2F34"/>
    <w:rsid w:val="005C7F34"/>
    <w:rsid w:val="005D122D"/>
    <w:rsid w:val="005D3969"/>
    <w:rsid w:val="005D7BF2"/>
    <w:rsid w:val="005E1AC8"/>
    <w:rsid w:val="005F1CC2"/>
    <w:rsid w:val="005F43B4"/>
    <w:rsid w:val="005F7692"/>
    <w:rsid w:val="006027D5"/>
    <w:rsid w:val="00603EE3"/>
    <w:rsid w:val="0061491C"/>
    <w:rsid w:val="006351D3"/>
    <w:rsid w:val="00641227"/>
    <w:rsid w:val="00652CEA"/>
    <w:rsid w:val="006734C0"/>
    <w:rsid w:val="00673D24"/>
    <w:rsid w:val="00691D19"/>
    <w:rsid w:val="006A08D9"/>
    <w:rsid w:val="006A7C47"/>
    <w:rsid w:val="006B1975"/>
    <w:rsid w:val="006C7CAD"/>
    <w:rsid w:val="006E09DB"/>
    <w:rsid w:val="006E2BCC"/>
    <w:rsid w:val="006E48D9"/>
    <w:rsid w:val="006E7DE4"/>
    <w:rsid w:val="007011DB"/>
    <w:rsid w:val="007063C0"/>
    <w:rsid w:val="0070737D"/>
    <w:rsid w:val="007105B3"/>
    <w:rsid w:val="00714C39"/>
    <w:rsid w:val="00764EFB"/>
    <w:rsid w:val="00766A08"/>
    <w:rsid w:val="007720E1"/>
    <w:rsid w:val="007841CB"/>
    <w:rsid w:val="007969D1"/>
    <w:rsid w:val="007B38EC"/>
    <w:rsid w:val="007B4349"/>
    <w:rsid w:val="007D4379"/>
    <w:rsid w:val="007D52D8"/>
    <w:rsid w:val="007E0EF9"/>
    <w:rsid w:val="007E2773"/>
    <w:rsid w:val="007E5640"/>
    <w:rsid w:val="007E57D4"/>
    <w:rsid w:val="007F5C94"/>
    <w:rsid w:val="00812C99"/>
    <w:rsid w:val="00836A33"/>
    <w:rsid w:val="0084288B"/>
    <w:rsid w:val="00845B4B"/>
    <w:rsid w:val="00846DD4"/>
    <w:rsid w:val="00850381"/>
    <w:rsid w:val="008543C3"/>
    <w:rsid w:val="00866168"/>
    <w:rsid w:val="008665B2"/>
    <w:rsid w:val="0087513D"/>
    <w:rsid w:val="00887148"/>
    <w:rsid w:val="00890916"/>
    <w:rsid w:val="008B030B"/>
    <w:rsid w:val="008B0C1C"/>
    <w:rsid w:val="008B2987"/>
    <w:rsid w:val="008C56C6"/>
    <w:rsid w:val="008D5020"/>
    <w:rsid w:val="008D71C4"/>
    <w:rsid w:val="008E339B"/>
    <w:rsid w:val="008F701D"/>
    <w:rsid w:val="00914FB4"/>
    <w:rsid w:val="00915036"/>
    <w:rsid w:val="0092149B"/>
    <w:rsid w:val="00921C8B"/>
    <w:rsid w:val="00933B05"/>
    <w:rsid w:val="0093687E"/>
    <w:rsid w:val="009375D0"/>
    <w:rsid w:val="00941080"/>
    <w:rsid w:val="009514DC"/>
    <w:rsid w:val="009708EE"/>
    <w:rsid w:val="0099565A"/>
    <w:rsid w:val="009B51D8"/>
    <w:rsid w:val="009C7ADB"/>
    <w:rsid w:val="009E38BA"/>
    <w:rsid w:val="00A11EB9"/>
    <w:rsid w:val="00A40841"/>
    <w:rsid w:val="00A45077"/>
    <w:rsid w:val="00A468E4"/>
    <w:rsid w:val="00A602E1"/>
    <w:rsid w:val="00A8517F"/>
    <w:rsid w:val="00A864BE"/>
    <w:rsid w:val="00A91B2F"/>
    <w:rsid w:val="00A9420A"/>
    <w:rsid w:val="00A9610C"/>
    <w:rsid w:val="00A96E5E"/>
    <w:rsid w:val="00AC5360"/>
    <w:rsid w:val="00AD21E1"/>
    <w:rsid w:val="00AE252C"/>
    <w:rsid w:val="00AE41B6"/>
    <w:rsid w:val="00AE7504"/>
    <w:rsid w:val="00B03528"/>
    <w:rsid w:val="00B06D49"/>
    <w:rsid w:val="00B1483D"/>
    <w:rsid w:val="00B317A6"/>
    <w:rsid w:val="00B329CE"/>
    <w:rsid w:val="00B53723"/>
    <w:rsid w:val="00B60DD6"/>
    <w:rsid w:val="00B64435"/>
    <w:rsid w:val="00B7547D"/>
    <w:rsid w:val="00B759D4"/>
    <w:rsid w:val="00B9182A"/>
    <w:rsid w:val="00BB7ABC"/>
    <w:rsid w:val="00BC03A6"/>
    <w:rsid w:val="00BC553D"/>
    <w:rsid w:val="00BD1303"/>
    <w:rsid w:val="00BD6374"/>
    <w:rsid w:val="00C01895"/>
    <w:rsid w:val="00C024A9"/>
    <w:rsid w:val="00C03D33"/>
    <w:rsid w:val="00C339A9"/>
    <w:rsid w:val="00C44C3D"/>
    <w:rsid w:val="00C47F70"/>
    <w:rsid w:val="00C50D27"/>
    <w:rsid w:val="00C50F70"/>
    <w:rsid w:val="00C64F8D"/>
    <w:rsid w:val="00C67DB7"/>
    <w:rsid w:val="00C70B6E"/>
    <w:rsid w:val="00C800E4"/>
    <w:rsid w:val="00C85EE5"/>
    <w:rsid w:val="00C92421"/>
    <w:rsid w:val="00C930C7"/>
    <w:rsid w:val="00CA57D0"/>
    <w:rsid w:val="00CB4760"/>
    <w:rsid w:val="00CC7E76"/>
    <w:rsid w:val="00CD0803"/>
    <w:rsid w:val="00CD6211"/>
    <w:rsid w:val="00CE3C7E"/>
    <w:rsid w:val="00D02861"/>
    <w:rsid w:val="00D0605F"/>
    <w:rsid w:val="00D12196"/>
    <w:rsid w:val="00D12208"/>
    <w:rsid w:val="00D22BEC"/>
    <w:rsid w:val="00D337E8"/>
    <w:rsid w:val="00D43FB4"/>
    <w:rsid w:val="00D93314"/>
    <w:rsid w:val="00DB1C04"/>
    <w:rsid w:val="00DD3153"/>
    <w:rsid w:val="00DF0A5E"/>
    <w:rsid w:val="00E143B6"/>
    <w:rsid w:val="00E143BA"/>
    <w:rsid w:val="00E15C3C"/>
    <w:rsid w:val="00E15DEE"/>
    <w:rsid w:val="00E52388"/>
    <w:rsid w:val="00E5520D"/>
    <w:rsid w:val="00E62279"/>
    <w:rsid w:val="00E64027"/>
    <w:rsid w:val="00E74A6E"/>
    <w:rsid w:val="00E75B88"/>
    <w:rsid w:val="00E97B92"/>
    <w:rsid w:val="00EA2519"/>
    <w:rsid w:val="00EC1D67"/>
    <w:rsid w:val="00EC677C"/>
    <w:rsid w:val="00EC6AA5"/>
    <w:rsid w:val="00EE020C"/>
    <w:rsid w:val="00EE032F"/>
    <w:rsid w:val="00EF139A"/>
    <w:rsid w:val="00F40345"/>
    <w:rsid w:val="00F438E0"/>
    <w:rsid w:val="00F76040"/>
    <w:rsid w:val="00F77036"/>
    <w:rsid w:val="00F83BA8"/>
    <w:rsid w:val="00F94C3F"/>
    <w:rsid w:val="00FA1357"/>
    <w:rsid w:val="00FA4FED"/>
    <w:rsid w:val="00FB12D4"/>
    <w:rsid w:val="00FB63B4"/>
    <w:rsid w:val="00FD6B1B"/>
    <w:rsid w:val="00FE46E2"/>
    <w:rsid w:val="00FE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66D234"/>
  <w15:docId w15:val="{0E8F3C72-D221-4252-BD0F-94D360F98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8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1F3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11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11F3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24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4A9"/>
  </w:style>
  <w:style w:type="paragraph" w:styleId="Footer">
    <w:name w:val="footer"/>
    <w:basedOn w:val="Normal"/>
    <w:link w:val="FooterChar"/>
    <w:uiPriority w:val="99"/>
    <w:unhideWhenUsed/>
    <w:rsid w:val="00C024A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4A9"/>
  </w:style>
  <w:style w:type="paragraph" w:styleId="BalloonText">
    <w:name w:val="Balloon Text"/>
    <w:basedOn w:val="Normal"/>
    <w:link w:val="BalloonTextChar"/>
    <w:uiPriority w:val="99"/>
    <w:semiHidden/>
    <w:unhideWhenUsed/>
    <w:rsid w:val="006E09D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9DB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A67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67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67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67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67E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A67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1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kubate.com/WWF" TargetMode="External"/><Relationship Id="rId13" Type="http://schemas.microsoft.com/office/2011/relationships/commentsExtended" Target="commentsExtended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comments" Target="comments.xm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pages/Independent-Publishers-Guild/206413202758947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inkubat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mailto:stacy@inkubat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8A590F-5870-490C-8F7B-15F64FBFD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2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PixelMEDIA, Inc.</Company>
  <LinksUpToDate>false</LinksUpToDate>
  <CharactersWithSpaces>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Dodier</dc:creator>
  <cp:keywords/>
  <dc:description/>
  <cp:lastModifiedBy>David Bass</cp:lastModifiedBy>
  <cp:revision>1</cp:revision>
  <dcterms:created xsi:type="dcterms:W3CDTF">2015-03-15T22:06:00Z</dcterms:created>
  <dcterms:modified xsi:type="dcterms:W3CDTF">2015-03-30T17:18:00Z</dcterms:modified>
</cp:coreProperties>
</file>